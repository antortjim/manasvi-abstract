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A6A9E" w14:textId="77777777" w:rsidR="00F068FF" w:rsidRDefault="00000000">
      <w:pPr>
        <w:pStyle w:val="Heading2"/>
        <w:spacing w:before="240" w:after="240"/>
        <w:jc w:val="center"/>
        <w:rPr>
          <w:ins w:id="0" w:author="Antonio Ortega" w:date="2026-09-26T17:35:00Z" w16du:dateUtc="2026-09-26T15:35:00Z"/>
          <w:i/>
          <w:iCs/>
        </w:rPr>
      </w:pPr>
      <w:bookmarkStart w:id="1" w:name="_ma66envos713" w:colFirst="0" w:colLast="0"/>
      <w:bookmarkEnd w:id="1"/>
      <w:commentRangeStart w:id="2"/>
      <w:del w:id="3" w:author="Antonio Ortega" w:date="2026-09-26T17:34:00Z" w16du:dateUtc="2026-09-26T15:34:00Z">
        <w:r w:rsidDel="00F068FF">
          <w:delText xml:space="preserve">Sleep is contagious: Social transmission of sleep-wake behaviour in </w:delText>
        </w:r>
        <w:r w:rsidDel="00F068FF">
          <w:rPr>
            <w:i/>
            <w:iCs/>
          </w:rPr>
          <w:delText>Drosophila melanogaster</w:delText>
        </w:r>
      </w:del>
    </w:p>
    <w:p w14:paraId="00000001" w14:textId="0D47B94E" w:rsidR="00253B7C" w:rsidRPr="00F068FF" w:rsidDel="00F068FF" w:rsidRDefault="00F068FF">
      <w:pPr>
        <w:pStyle w:val="Heading2"/>
        <w:spacing w:before="240" w:after="240"/>
        <w:jc w:val="center"/>
        <w:rPr>
          <w:del w:id="4" w:author="Antonio Ortega" w:date="2026-09-26T17:34:00Z" w16du:dateUtc="2026-09-26T15:34:00Z"/>
        </w:rPr>
      </w:pPr>
      <w:ins w:id="5" w:author="Antonio Ortega" w:date="2026-09-26T17:35:00Z" w16du:dateUtc="2026-09-26T15:35:00Z">
        <w:r w:rsidRPr="00F068FF">
          <w:rPr>
            <w:rPrChange w:id="6" w:author="Antonio Ortega" w:date="2026-09-26T17:35:00Z" w16du:dateUtc="2026-09-26T15:35:00Z">
              <w:rPr>
                <w:i/>
                <w:iCs/>
              </w:rPr>
            </w:rPrChange>
          </w:rPr>
          <w:t xml:space="preserve">Quantifying sleep in groups of </w:t>
        </w:r>
        <w:r w:rsidRPr="00F068FF">
          <w:rPr>
            <w:i/>
            <w:iCs/>
          </w:rPr>
          <w:t>Drosophila</w:t>
        </w:r>
        <w:r w:rsidRPr="00F068FF">
          <w:rPr>
            <w:rPrChange w:id="7" w:author="Antonio Ortega" w:date="2026-09-26T17:35:00Z" w16du:dateUtc="2026-09-26T15:35:00Z">
              <w:rPr>
                <w:i/>
                <w:iCs/>
              </w:rPr>
            </w:rPrChange>
          </w:rPr>
          <w:t>: the need for identity tracking</w:t>
        </w:r>
      </w:ins>
      <w:del w:id="8" w:author="Antonio Ortega" w:date="2026-09-26T17:34:00Z" w16du:dateUtc="2026-09-26T15:34:00Z">
        <w:r w:rsidRPr="00F068FF" w:rsidDel="00F068FF">
          <w:delText xml:space="preserve"> </w:delText>
        </w:r>
      </w:del>
      <w:commentRangeEnd w:id="2"/>
      <w:r w:rsidRPr="00F068FF">
        <w:rPr>
          <w:rStyle w:val="CommentReference"/>
          <w:sz w:val="32"/>
          <w:szCs w:val="32"/>
        </w:rPr>
        <w:commentReference w:id="2"/>
      </w:r>
    </w:p>
    <w:p w14:paraId="00000002" w14:textId="4CA27447" w:rsidR="00253B7C" w:rsidDel="00627898" w:rsidRDefault="00000000">
      <w:pPr>
        <w:spacing w:before="240" w:after="240"/>
        <w:rPr>
          <w:del w:id="9" w:author="Antonio Ortega" w:date="2026-09-26T17:47:00Z" w16du:dateUtc="2026-09-26T15:47:00Z"/>
        </w:rPr>
      </w:pPr>
      <w:r>
        <w:t xml:space="preserve">Sleep is a deeply conserved behavioural state that plays a critical role in maintaining synaptic plasticity and reduces energy costs. Social experience can modulate sleep, suggesting a mechanistic link between social behaviour and sleep regulation. The fruit fly, </w:t>
      </w:r>
      <w:r>
        <w:rPr>
          <w:i/>
          <w:iCs/>
        </w:rPr>
        <w:t xml:space="preserve">Drosophila melanogaster, </w:t>
      </w:r>
      <w:r>
        <w:t>provides an ideal model for investigating this relationship due to</w:t>
      </w:r>
      <w:ins w:id="10" w:author="Antonio Ortega" w:date="2026-09-26T17:41:00Z" w16du:dateUtc="2026-09-26T15:41:00Z">
        <w:r w:rsidR="00F068FF">
          <w:t xml:space="preserve"> </w:t>
        </w:r>
      </w:ins>
      <w:ins w:id="11" w:author="Antonio Ortega" w:date="2026-09-26T17:42:00Z" w16du:dateUtc="2026-09-26T15:42:00Z">
        <w:r w:rsidR="00F068FF">
          <w:t xml:space="preserve">their small size, </w:t>
        </w:r>
      </w:ins>
      <w:ins w:id="12" w:author="Antonio Ortega" w:date="2026-09-26T17:41:00Z" w16du:dateUtc="2026-09-26T15:41:00Z">
        <w:r w:rsidR="00F068FF">
          <w:t>which makes studying groups</w:t>
        </w:r>
      </w:ins>
      <w:ins w:id="13" w:author="Antonio Ortega" w:date="2026-09-26T17:42:00Z" w16du:dateUtc="2026-09-26T15:42:00Z">
        <w:r w:rsidR="00F068FF">
          <w:t xml:space="preserve"> easier, and devel</w:t>
        </w:r>
      </w:ins>
      <w:ins w:id="14" w:author="Antonio Ortega" w:date="2026-09-26T17:43:00Z" w16du:dateUtc="2026-09-26T15:43:00Z">
        <w:r w:rsidR="00F068FF">
          <w:t>oped genetic toolkit, which facilitates research into which genes may be involved in such collective behaviors</w:t>
        </w:r>
      </w:ins>
      <w:ins w:id="15" w:author="Antonio Ortega" w:date="2026-09-26T17:44:00Z" w16du:dateUtc="2026-09-26T15:44:00Z">
        <w:r w:rsidR="00F068FF">
          <w:t>.</w:t>
        </w:r>
      </w:ins>
      <w:ins w:id="16" w:author="Antonio Ortega" w:date="2026-09-26T17:41:00Z" w16du:dateUtc="2026-09-26T15:41:00Z">
        <w:r w:rsidR="00F068FF">
          <w:t xml:space="preserve"> </w:t>
        </w:r>
      </w:ins>
      <w:del w:id="17" w:author="Antonio Ortega" w:date="2026-09-26T17:36:00Z" w16du:dateUtc="2026-09-26T15:36:00Z">
        <w:r w:rsidDel="00F068FF">
          <w:delText xml:space="preserve"> its complex social behaviours, conserved sleep patterns and a small</w:delText>
        </w:r>
        <w:commentRangeStart w:id="18"/>
        <w:r w:rsidDel="00F068FF">
          <w:delText>, accessible nervous system</w:delText>
        </w:r>
      </w:del>
      <w:commentRangeEnd w:id="18"/>
      <w:r w:rsidR="00F068FF">
        <w:rPr>
          <w:rStyle w:val="CommentReference"/>
          <w:sz w:val="22"/>
          <w:szCs w:val="22"/>
        </w:rPr>
        <w:commentReference w:id="18"/>
      </w:r>
      <w:r>
        <w:t xml:space="preserve">. </w:t>
      </w:r>
      <w:del w:id="19" w:author="Antonio Ortega" w:date="2026-09-26T17:48:00Z" w16du:dateUtc="2026-09-26T15:48:00Z">
        <w:r w:rsidDel="003921B9">
          <w:delText xml:space="preserve">Furthermore, sleep-wake behaviour in flies </w:delText>
        </w:r>
        <w:commentRangeStart w:id="20"/>
        <w:r w:rsidDel="003921B9">
          <w:delText xml:space="preserve">is highly plastic </w:delText>
        </w:r>
        <w:commentRangeEnd w:id="20"/>
        <w:r w:rsidR="003921B9" w:rsidDel="003921B9">
          <w:rPr>
            <w:rStyle w:val="CommentReference"/>
            <w:sz w:val="22"/>
            <w:szCs w:val="22"/>
          </w:rPr>
          <w:commentReference w:id="20"/>
        </w:r>
        <w:r w:rsidDel="003921B9">
          <w:delText>and</w:delText>
        </w:r>
      </w:del>
      <w:del w:id="21" w:author="Antonio Ortega" w:date="2026-09-26T17:46:00Z" w16du:dateUtc="2026-09-26T15:46:00Z">
        <w:r w:rsidDel="003921B9">
          <w:delText xml:space="preserve"> </w:delText>
        </w:r>
        <w:commentRangeStart w:id="22"/>
        <w:r w:rsidDel="003921B9">
          <w:delText xml:space="preserve">influenced by both social </w:delText>
        </w:r>
        <w:commentRangeEnd w:id="22"/>
        <w:r w:rsidR="003921B9" w:rsidDel="003921B9">
          <w:rPr>
            <w:rStyle w:val="CommentReference"/>
            <w:sz w:val="22"/>
            <w:szCs w:val="22"/>
          </w:rPr>
          <w:commentReference w:id="22"/>
        </w:r>
        <w:r w:rsidDel="003921B9">
          <w:delText>and internal cues, and prior sleep affects subsequent waking behaviour</w:delText>
        </w:r>
      </w:del>
      <w:del w:id="23" w:author="Antonio Ortega" w:date="2026-09-26T17:48:00Z" w16du:dateUtc="2026-09-26T15:48:00Z">
        <w:r w:rsidDel="003921B9">
          <w:delText>.</w:delText>
        </w:r>
      </w:del>
      <w:ins w:id="24" w:author="Antonio Ortega" w:date="2026-09-26T17:48:00Z" w16du:dateUtc="2026-09-26T15:48:00Z">
        <w:r w:rsidR="003921B9">
          <w:t xml:space="preserve"> In this project, </w:t>
        </w:r>
      </w:ins>
      <w:ins w:id="25" w:author="Antonio Ortega" w:date="2026-09-26T18:06:00Z" w16du:dateUtc="2026-09-26T16:06:00Z">
        <w:r w:rsidR="00627898">
          <w:t>we show how the application of idtracker.ai, a system deploying semi-supervised machine learning, combined with careful human supervision</w:t>
        </w:r>
      </w:ins>
      <w:ins w:id="26" w:author="Antonio Ortega" w:date="2026-09-26T18:09:00Z" w16du:dateUtc="2026-09-26T16:09:00Z">
        <w:r w:rsidR="00627898">
          <w:t>,</w:t>
        </w:r>
      </w:ins>
      <w:ins w:id="27" w:author="Antonio Ortega" w:date="2026-09-26T18:08:00Z" w16du:dateUtc="2026-09-26T16:08:00Z">
        <w:r w:rsidR="00627898">
          <w:t xml:space="preserve"> delivered using the Computer Visi</w:t>
        </w:r>
      </w:ins>
      <w:ins w:id="28" w:author="Antonio Ortega" w:date="2026-09-26T18:09:00Z" w16du:dateUtc="2026-09-26T16:09:00Z">
        <w:r w:rsidR="00627898">
          <w:t>on Annotation Tool (CVAT)</w:t>
        </w:r>
      </w:ins>
      <w:ins w:id="29" w:author="Antonio Ortega" w:date="2026-09-26T18:07:00Z" w16du:dateUtc="2026-09-26T16:07:00Z">
        <w:r w:rsidR="00627898">
          <w:t xml:space="preserve">, can be used to interrogate the system and </w:t>
        </w:r>
      </w:ins>
      <w:ins w:id="30" w:author="Antonio Ortega" w:date="2026-09-26T18:08:00Z" w16du:dateUtc="2026-09-26T16:08:00Z">
        <w:r w:rsidR="00627898">
          <w:t>study if and</w:t>
        </w:r>
      </w:ins>
      <w:ins w:id="31" w:author="Antonio Ortega" w:date="2026-09-26T18:07:00Z" w16du:dateUtc="2026-09-26T16:07:00Z">
        <w:r w:rsidR="00627898">
          <w:t xml:space="preserve"> </w:t>
        </w:r>
      </w:ins>
      <w:ins w:id="32" w:author="Antonio Ortega" w:date="2026-09-26T17:49:00Z" w16du:dateUtc="2026-09-26T15:49:00Z">
        <w:r w:rsidR="003921B9">
          <w:t xml:space="preserve">how flies </w:t>
        </w:r>
      </w:ins>
      <w:ins w:id="33" w:author="Antonio Ortega" w:date="2026-09-26T18:08:00Z" w16du:dateUtc="2026-09-26T16:08:00Z">
        <w:r w:rsidR="00627898">
          <w:t xml:space="preserve">socially </w:t>
        </w:r>
      </w:ins>
      <w:ins w:id="34" w:author="Antonio Ortega" w:date="2026-09-26T17:49:00Z" w16du:dateUtc="2026-09-26T15:49:00Z">
        <w:r w:rsidR="003921B9">
          <w:t>influence each other’s sleep</w:t>
        </w:r>
      </w:ins>
      <w:ins w:id="35" w:author="Antonio Ortega" w:date="2026-09-26T18:08:00Z" w16du:dateUtc="2026-09-26T16:08:00Z">
        <w:r w:rsidR="00627898">
          <w:t>.</w:t>
        </w:r>
      </w:ins>
      <w:ins w:id="36" w:author="Antonio Ortega" w:date="2026-09-26T18:09:00Z" w16du:dateUtc="2026-09-26T16:09:00Z">
        <w:r w:rsidR="00627898">
          <w:t xml:space="preserve"> Furthermore,</w:t>
        </w:r>
      </w:ins>
      <w:ins w:id="37" w:author="Antonio Ortega" w:date="2026-09-26T18:10:00Z" w16du:dateUtc="2026-09-26T16:10:00Z">
        <w:r w:rsidR="00627898">
          <w:t xml:space="preserve"> the analysis of the animal’s pose provides a richer description of animal behavior, which simple centroid tracking cannot c</w:t>
        </w:r>
      </w:ins>
      <w:ins w:id="38" w:author="Antonio Ortega" w:date="2026-09-26T18:11:00Z" w16du:dateUtc="2026-09-26T16:11:00Z">
        <w:r w:rsidR="00627898">
          <w:t xml:space="preserve">apture, We used this descriptive wealth to </w:t>
        </w:r>
      </w:ins>
      <w:ins w:id="39" w:author="Antonio Ortega" w:date="2026-09-26T18:12:00Z" w16du:dateUtc="2026-09-26T16:12:00Z">
        <w:r w:rsidR="00627898">
          <w:t xml:space="preserve">assert </w:t>
        </w:r>
      </w:ins>
      <w:ins w:id="40" w:author="Antonio Ortega" w:date="2026-09-26T18:11:00Z" w16du:dateUtc="2026-09-26T16:11:00Z">
        <w:r w:rsidR="00627898">
          <w:t>with more accuracy</w:t>
        </w:r>
      </w:ins>
      <w:ins w:id="41" w:author="Antonio Ortega" w:date="2026-09-26T18:12:00Z" w16du:dateUtc="2026-09-26T16:12:00Z">
        <w:r w:rsidR="00627898">
          <w:t xml:space="preserve"> the sleep/wake state of each animal in the group, as well as to capture relevant microbehaviors and social interactions.</w:t>
        </w:r>
      </w:ins>
    </w:p>
    <w:p w14:paraId="00000003" w14:textId="32FBF178" w:rsidR="00253B7C" w:rsidDel="00627898" w:rsidRDefault="00000000">
      <w:pPr>
        <w:spacing w:before="240" w:after="240"/>
        <w:rPr>
          <w:del w:id="42" w:author="Antonio Ortega" w:date="2026-09-26T18:12:00Z" w16du:dateUtc="2026-09-26T16:12:00Z"/>
        </w:rPr>
      </w:pPr>
      <w:del w:id="43" w:author="Antonio Ortega" w:date="2026-09-26T17:47:00Z" w16du:dateUtc="2026-09-26T15:47:00Z">
        <w:r w:rsidDel="003921B9">
          <w:delText xml:space="preserve">We are studying </w:delText>
        </w:r>
        <w:commentRangeStart w:id="44"/>
        <w:r w:rsidDel="003921B9">
          <w:delText xml:space="preserve">“sleep-transfer” </w:delText>
        </w:r>
        <w:commentRangeEnd w:id="44"/>
        <w:r w:rsidR="003921B9" w:rsidDel="003921B9">
          <w:rPr>
            <w:rStyle w:val="CommentReference"/>
            <w:sz w:val="22"/>
            <w:szCs w:val="22"/>
          </w:rPr>
          <w:commentReference w:id="44"/>
        </w:r>
        <w:r w:rsidDel="003921B9">
          <w:delText xml:space="preserve">in Drosophila, in which social interactions influence sleep patterns among group members. </w:delText>
        </w:r>
      </w:del>
      <w:del w:id="45" w:author="Antonio Ortega" w:date="2026-09-26T18:12:00Z" w16du:dateUtc="2026-09-26T16:12:00Z">
        <w:r w:rsidDel="00627898">
          <w:delText xml:space="preserve">Disruption of olfactory signalling, either through genetic mutations(e.g, </w:delText>
        </w:r>
        <w:commentRangeStart w:id="46"/>
        <w:r w:rsidDel="00627898">
          <w:delText>orco23129</w:delText>
        </w:r>
      </w:del>
      <w:commentRangeEnd w:id="46"/>
      <w:r w:rsidR="00627898">
        <w:rPr>
          <w:rStyle w:val="CommentReference"/>
          <w:sz w:val="22"/>
          <w:szCs w:val="22"/>
        </w:rPr>
        <w:commentReference w:id="46"/>
      </w:r>
      <w:del w:id="47" w:author="Antonio Ortega" w:date="2026-09-26T18:12:00Z" w16du:dateUtc="2026-09-26T16:12:00Z">
        <w:r w:rsidDel="00627898">
          <w:delText>) or loss of antennae, impairs sleep transfer and alters sleep-wake dynamics.</w:delText>
        </w:r>
      </w:del>
    </w:p>
    <w:p w14:paraId="00000004" w14:textId="35AB1511" w:rsidR="00253B7C" w:rsidDel="00627898" w:rsidRDefault="00000000">
      <w:pPr>
        <w:spacing w:before="240" w:after="240"/>
        <w:rPr>
          <w:del w:id="48" w:author="Antonio Ortega" w:date="2026-09-26T18:12:00Z" w16du:dateUtc="2026-09-26T16:12:00Z"/>
        </w:rPr>
      </w:pPr>
      <w:del w:id="49" w:author="Antonio Ortega" w:date="2026-09-26T18:12:00Z" w16du:dateUtc="2026-09-26T16:12:00Z">
        <w:r w:rsidDel="00627898">
          <w:delText>To test this, we used an automated, behavioural tracking pipeline. The flies are recorded from above with a backlit infrared (850 nm) illumination and a high-resolution camera at 150 FPS. To prevent identity loss, group videos are first manually annotated using the Computer Vision Annotation Tool (CVAT) to establish a validated ground truth. We then use DeepEthogram, an automated machine learning framework, to predict behavioural states across the group. By continuously tracking individual flies, we quantify spatial proximity and interactions over time. These individual-level behaviours are mapped onto sleep-wake transitions to evaluate how social interactions influence sleep.</w:delText>
        </w:r>
      </w:del>
    </w:p>
    <w:p w14:paraId="00000005" w14:textId="77777777" w:rsidR="00253B7C" w:rsidRDefault="00253B7C">
      <w:pPr>
        <w:spacing w:before="240" w:after="240"/>
      </w:pPr>
    </w:p>
    <w:p w14:paraId="40D47931" w14:textId="0DE567BB" w:rsidR="003463FF" w:rsidRDefault="00603125">
      <w:pPr>
        <w:spacing w:before="240" w:after="240"/>
      </w:pPr>
      <w:r>
        <w:t>T</w:t>
      </w:r>
      <w:r w:rsidR="00EB58EC" w:rsidRPr="00EB58EC">
        <w:t>his workflow links each fly's sleep patterns to the dynamics of its group, providing a framework for studying how social context shapes rest and activity.</w:t>
      </w:r>
      <w:r w:rsidR="00D80180">
        <w:t xml:space="preserve"> The</w:t>
      </w:r>
      <w:r w:rsidR="00D80180" w:rsidRPr="00D80180">
        <w:t xml:space="preserve"> </w:t>
      </w:r>
      <w:r w:rsidR="00D80180">
        <w:t>id</w:t>
      </w:r>
      <w:r w:rsidR="00D80180" w:rsidRPr="00D80180">
        <w:t>tracker</w:t>
      </w:r>
      <w:r w:rsidR="00D80180">
        <w:t>.ai</w:t>
      </w:r>
      <w:r w:rsidR="00D80180" w:rsidRPr="00D80180">
        <w:t xml:space="preserve"> has so far been applied to groups of up to </w:t>
      </w:r>
      <w:del w:id="50" w:author="Antonio Ortega" w:date="2026-09-28T11:41:00Z" w16du:dateUtc="2026-09-28T09:41:00Z">
        <w:r w:rsidR="00D80180" w:rsidRPr="00D80180" w:rsidDel="00C87184">
          <w:delText xml:space="preserve">four </w:delText>
        </w:r>
      </w:del>
      <w:ins w:id="51" w:author="Antonio Ortega" w:date="2026-09-28T11:41:00Z" w16du:dateUtc="2026-09-28T09:41:00Z">
        <w:r w:rsidR="00C87184">
          <w:t xml:space="preserve">six </w:t>
        </w:r>
      </w:ins>
      <w:r w:rsidR="00D80180" w:rsidRPr="00D80180">
        <w:t xml:space="preserve">flies, </w:t>
      </w:r>
      <w:r w:rsidR="00E3100F">
        <w:t xml:space="preserve">and allows us to </w:t>
      </w:r>
      <w:r w:rsidR="00343D26">
        <w:t xml:space="preserve">quantify sleep-wake </w:t>
      </w:r>
      <w:r w:rsidR="002E73EF">
        <w:t xml:space="preserve">transitions alongside social interactions and to check </w:t>
      </w:r>
      <w:r w:rsidR="00043298">
        <w:t>whether contact with a groupmate ch</w:t>
      </w:r>
      <w:r w:rsidR="00324C50">
        <w:t>an</w:t>
      </w:r>
      <w:r w:rsidR="00043298">
        <w:t xml:space="preserve">ges an individual’s sleep </w:t>
      </w:r>
      <w:r w:rsidR="00043298">
        <w:lastRenderedPageBreak/>
        <w:t>patterns</w:t>
      </w:r>
      <w:r w:rsidR="00324C50">
        <w:t xml:space="preserve">, </w:t>
      </w:r>
      <w:commentRangeStart w:id="52"/>
      <w:del w:id="53" w:author="Antonio Ortega" w:date="2026-09-28T11:42:00Z" w16du:dateUtc="2026-09-28T09:42:00Z">
        <w:r w:rsidR="00D80180" w:rsidRPr="00D80180" w:rsidDel="00C87184">
          <w:delText xml:space="preserve">and </w:delText>
        </w:r>
        <w:r w:rsidR="00281164" w:rsidDel="00C87184">
          <w:delText xml:space="preserve">for quantifying </w:delText>
        </w:r>
        <w:r w:rsidR="00D80180" w:rsidRPr="00D80180" w:rsidDel="00C87184">
          <w:delText>sleep-wake transitions alongside interactions can help reveal whether contact with a groupmate changes an individual's state</w:delText>
        </w:r>
      </w:del>
      <w:commentRangeEnd w:id="52"/>
      <w:r w:rsidR="00C87184" w:rsidRPr="00D80180">
        <w:rPr>
          <w:rStyle w:val="CommentReference"/>
          <w:sz w:val="22"/>
          <w:szCs w:val="22"/>
        </w:rPr>
        <w:commentReference w:id="52"/>
      </w:r>
      <w:r w:rsidR="00D80180" w:rsidRPr="00D80180">
        <w:t>, with potential relevance to other species.</w:t>
      </w:r>
    </w:p>
    <w:p w14:paraId="00000006" w14:textId="77777777" w:rsidR="00253B7C" w:rsidRDefault="00253B7C"/>
    <w:sectPr w:rsidR="00253B7C">
      <w:pgSz w:w="12240" w:h="15840"/>
      <w:pgMar w:top="1440" w:right="1440" w:bottom="1440" w:left="1440" w:header="720" w:footer="720" w:gutter="0"/>
      <w:pgNumType w:start="1"/>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ntonio Ortega" w:date="2026-09-26T17:34:00Z" w:initials="AO">
    <w:p w14:paraId="42759EF0" w14:textId="2F9E35C8" w:rsidR="00F068FF" w:rsidRDefault="00F068FF">
      <w:pPr>
        <w:pStyle w:val="CommentText"/>
      </w:pPr>
      <w:r>
        <w:rPr>
          <w:rStyle w:val="CommentReference"/>
        </w:rPr>
        <w:annotationRef/>
      </w:r>
      <w:r>
        <w:t>I don’t have proof of this myself yet! And if I did, I would only show it at a conference after at least submitting the paper to a preprint server (in case someone steals the idea)</w:t>
      </w:r>
    </w:p>
  </w:comment>
  <w:comment w:id="18" w:author="Antonio Ortega" w:date="2026-09-26T17:37:00Z" w:initials="AO">
    <w:p w14:paraId="3D91DF0C" w14:textId="2B11E964" w:rsidR="00F068FF" w:rsidRDefault="00F068FF">
      <w:pPr>
        <w:pStyle w:val="CommentText"/>
      </w:pPr>
      <w:r>
        <w:rPr>
          <w:rStyle w:val="CommentReference"/>
        </w:rPr>
        <w:annotationRef/>
      </w:r>
      <w:r>
        <w:t>It is true that the small system makes it accessible, but that is irrelevant in this work because neither you nor I have probed the nervous system. Maybe in a follow-up study someone will but not for now</w:t>
      </w:r>
    </w:p>
  </w:comment>
  <w:comment w:id="20" w:author="Antonio Ortega" w:date="2026-09-26T17:44:00Z" w:initials="AO">
    <w:p w14:paraId="734E6814" w14:textId="18259BBF" w:rsidR="003921B9" w:rsidRDefault="003921B9">
      <w:pPr>
        <w:pStyle w:val="CommentText"/>
      </w:pPr>
      <w:r>
        <w:rPr>
          <w:rStyle w:val="CommentReference"/>
        </w:rPr>
        <w:annotationRef/>
      </w:r>
      <w:r>
        <w:t>Yes, but what do you mean? I would delete it</w:t>
      </w:r>
    </w:p>
  </w:comment>
  <w:comment w:id="22" w:author="Antonio Ortega" w:date="2026-09-26T17:45:00Z" w:initials="AO">
    <w:p w14:paraId="7158FCF9" w14:textId="738A90AF" w:rsidR="003921B9" w:rsidRDefault="003921B9">
      <w:pPr>
        <w:pStyle w:val="CommentText"/>
      </w:pPr>
      <w:r>
        <w:rPr>
          <w:rStyle w:val="CommentReference"/>
        </w:rPr>
        <w:annotationRef/>
      </w:r>
      <w:r>
        <w:t>It is ok to repeat sometimes, especially when what is repeated is the main point you want everyone to take home, or if it has been a long amount of text since the previous mention. But you already mention in the same paragraph that “social experience can modulate sleep”, and while important, it is not a critical point you want to deliver. So I would delete it</w:t>
      </w:r>
    </w:p>
  </w:comment>
  <w:comment w:id="44" w:author="Antonio Ortega" w:date="2026-09-26T17:46:00Z" w:initials="AO">
    <w:p w14:paraId="48E33D7C" w14:textId="402E9246" w:rsidR="003921B9" w:rsidRDefault="003921B9">
      <w:pPr>
        <w:pStyle w:val="CommentText"/>
      </w:pPr>
      <w:r>
        <w:rPr>
          <w:rStyle w:val="CommentReference"/>
        </w:rPr>
        <w:annotationRef/>
      </w:r>
      <w:r>
        <w:t>No need to quote it</w:t>
      </w:r>
    </w:p>
  </w:comment>
  <w:comment w:id="46" w:author="Antonio Ortega" w:date="2026-09-26T18:12:00Z" w:initials="AO">
    <w:p w14:paraId="037FB686" w14:textId="382250EF" w:rsidR="00627898" w:rsidRDefault="00627898">
      <w:pPr>
        <w:pStyle w:val="CommentText"/>
      </w:pPr>
      <w:r>
        <w:rPr>
          <w:rStyle w:val="CommentReference"/>
        </w:rPr>
        <w:annotationRef/>
      </w:r>
      <w:r>
        <w:t xml:space="preserve">The name of this mutant is orco1 or or83b1 (1 in the exponent i.e. smaller and higher). </w:t>
      </w:r>
      <w:hyperlink r:id="rId1" w:history="1">
        <w:r w:rsidRPr="00104D92">
          <w:rPr>
            <w:rStyle w:val="Hyperlink"/>
          </w:rPr>
          <w:t>https://flybase.org/reports/FBal0189833</w:t>
        </w:r>
      </w:hyperlink>
    </w:p>
    <w:p w14:paraId="7A575E77" w14:textId="77777777" w:rsidR="00627898" w:rsidRDefault="00627898">
      <w:pPr>
        <w:pStyle w:val="CommentText"/>
      </w:pPr>
      <w:r>
        <w:t>23129 is the bloomington stock number of the flies which were donated by the authors of the paper to the fly community (so everyone can easily get that mutant, instead of making it themselves)</w:t>
      </w:r>
    </w:p>
    <w:p w14:paraId="36A92C80" w14:textId="49CC1FDC" w:rsidR="006E3207" w:rsidRDefault="00627898">
      <w:pPr>
        <w:pStyle w:val="CommentText"/>
      </w:pPr>
      <w:r>
        <w:t>I gave it that name in my data, but publishing the results it needs to be orco1 (or83b1 is more of an old name).</w:t>
      </w:r>
    </w:p>
  </w:comment>
  <w:comment w:id="52" w:author="Antonio Ortega" w:date="2026-09-28T11:42:00Z" w:initials="AO">
    <w:p w14:paraId="6077D01D" w14:textId="5A07A5A6" w:rsidR="00C87184" w:rsidRDefault="00C87184">
      <w:pPr>
        <w:pStyle w:val="CommentText"/>
      </w:pPr>
      <w:r>
        <w:rPr>
          <w:rStyle w:val="CommentReference"/>
        </w:rPr>
        <w:annotationRef/>
      </w:r>
      <w:r>
        <w:t>Rephrase, it is not clear here what can using idtracker.ai help?</w:t>
      </w:r>
    </w:p>
    <w:p w14:paraId="779344A6" w14:textId="1E7F7FEB" w:rsidR="00C87184" w:rsidRDefault="00C87184" w:rsidP="00C87184">
      <w:pPr>
        <w:pStyle w:val="CommentText"/>
        <w:numPr>
          <w:ilvl w:val="0"/>
          <w:numId w:val="1"/>
        </w:numPr>
      </w:pPr>
      <w:r>
        <w:t xml:space="preserve"> Quantifying sleep wake interactions alongside interactions</w:t>
      </w:r>
    </w:p>
    <w:p w14:paraId="0F7B8DA5" w14:textId="50FE0B39" w:rsidR="00C87184" w:rsidRDefault="00C87184" w:rsidP="00C87184">
      <w:pPr>
        <w:pStyle w:val="CommentText"/>
        <w:numPr>
          <w:ilvl w:val="0"/>
          <w:numId w:val="1"/>
        </w:numPr>
      </w:pPr>
      <w:r>
        <w:t xml:space="preserve"> Revealing whether contact with a groupmate changes an individual’s state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759EF0" w15:done="0"/>
  <w15:commentEx w15:paraId="3D91DF0C" w15:done="0"/>
  <w15:commentEx w15:paraId="734E6814" w15:done="0"/>
  <w15:commentEx w15:paraId="7158FCF9" w15:done="0"/>
  <w15:commentEx w15:paraId="48E33D7C" w15:done="0"/>
  <w15:commentEx w15:paraId="36A92C80" w15:done="0"/>
  <w15:commentEx w15:paraId="0F7B8D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B3E401" w16cex:dateUtc="2026-09-26T15:34:00Z"/>
  <w16cex:commentExtensible w16cex:durableId="5E005750" w16cex:dateUtc="2026-09-26T15:37:00Z"/>
  <w16cex:commentExtensible w16cex:durableId="5BC05104" w16cex:dateUtc="2026-09-26T15:44:00Z"/>
  <w16cex:commentExtensible w16cex:durableId="36C1510F" w16cex:dateUtc="2026-09-26T15:45:00Z"/>
  <w16cex:commentExtensible w16cex:durableId="540C6E3D" w16cex:dateUtc="2026-09-26T15:46:00Z"/>
  <w16cex:commentExtensible w16cex:durableId="6270EB64" w16cex:dateUtc="2026-09-26T16:12:00Z"/>
  <w16cex:commentExtensible w16cex:durableId="0FB507C3" w16cex:dateUtc="2026-09-28T09: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759EF0" w16cid:durableId="7FB3E401"/>
  <w16cid:commentId w16cid:paraId="3D91DF0C" w16cid:durableId="5E005750"/>
  <w16cid:commentId w16cid:paraId="734E6814" w16cid:durableId="5BC05104"/>
  <w16cid:commentId w16cid:paraId="7158FCF9" w16cid:durableId="36C1510F"/>
  <w16cid:commentId w16cid:paraId="48E33D7C" w16cid:durableId="540C6E3D"/>
  <w16cid:commentId w16cid:paraId="36A92C80" w16cid:durableId="6270EB64"/>
  <w16cid:commentId w16cid:paraId="0F7B8DA5" w16cid:durableId="0FB507C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3FDCC90-34BC-46EF-9009-3F8067F33F63}"/>
  </w:font>
  <w:font w:name="Cambria">
    <w:panose1 w:val="02040503050406030204"/>
    <w:charset w:val="00"/>
    <w:family w:val="roman"/>
    <w:pitch w:val="variable"/>
    <w:sig w:usb0="E00006FF" w:usb1="420024FF" w:usb2="02000000" w:usb3="00000000" w:csb0="0000019F" w:csb1="00000000"/>
    <w:embedRegular r:id="rId2" w:fontKey="{1331F66E-166F-40A8-90BE-5A1A0BC8CD0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B7F35"/>
    <w:multiLevelType w:val="hybridMultilevel"/>
    <w:tmpl w:val="1F1CC0D0"/>
    <w:lvl w:ilvl="0" w:tplc="08130011">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161574608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onio Ortega">
    <w15:presenceInfo w15:providerId="AD" w15:userId="S::antonio.ortega@kuleuven.be::c6a747d7-790b-47e4-ae95-b117223a48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B7C"/>
    <w:rsid w:val="00017BD5"/>
    <w:rsid w:val="00043298"/>
    <w:rsid w:val="001B4001"/>
    <w:rsid w:val="00253B7C"/>
    <w:rsid w:val="002739E3"/>
    <w:rsid w:val="00281164"/>
    <w:rsid w:val="002E73EF"/>
    <w:rsid w:val="00324C50"/>
    <w:rsid w:val="00343D26"/>
    <w:rsid w:val="003463FF"/>
    <w:rsid w:val="003921B9"/>
    <w:rsid w:val="004C3AA9"/>
    <w:rsid w:val="00603125"/>
    <w:rsid w:val="00627898"/>
    <w:rsid w:val="006E3207"/>
    <w:rsid w:val="009966B3"/>
    <w:rsid w:val="00A061F2"/>
    <w:rsid w:val="00A855BC"/>
    <w:rsid w:val="00AE41C7"/>
    <w:rsid w:val="00C761CE"/>
    <w:rsid w:val="00C87184"/>
    <w:rsid w:val="00D80180"/>
    <w:rsid w:val="00DD35D8"/>
    <w:rsid w:val="00E3100F"/>
    <w:rsid w:val="00EB58EC"/>
    <w:rsid w:val="00EC22FC"/>
    <w:rsid w:val="00F068FF"/>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B3FC4"/>
  <w15:docId w15:val="{03F1F164-5531-43EB-9BD2-63F1A8ABB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nl-B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F068FF"/>
    <w:pPr>
      <w:spacing w:line="240" w:lineRule="auto"/>
    </w:pPr>
  </w:style>
  <w:style w:type="character" w:styleId="CommentReference">
    <w:name w:val="annotation reference"/>
    <w:basedOn w:val="DefaultParagraphFont"/>
    <w:uiPriority w:val="99"/>
    <w:semiHidden/>
    <w:unhideWhenUsed/>
    <w:rsid w:val="00F068FF"/>
    <w:rPr>
      <w:sz w:val="16"/>
      <w:szCs w:val="16"/>
    </w:rPr>
  </w:style>
  <w:style w:type="paragraph" w:styleId="CommentText">
    <w:name w:val="annotation text"/>
    <w:basedOn w:val="Normal"/>
    <w:link w:val="CommentTextChar"/>
    <w:uiPriority w:val="99"/>
    <w:semiHidden/>
    <w:unhideWhenUsed/>
    <w:rsid w:val="00F068FF"/>
    <w:pPr>
      <w:spacing w:line="240" w:lineRule="auto"/>
    </w:pPr>
    <w:rPr>
      <w:sz w:val="20"/>
      <w:szCs w:val="20"/>
    </w:rPr>
  </w:style>
  <w:style w:type="character" w:customStyle="1" w:styleId="CommentTextChar">
    <w:name w:val="Comment Text Char"/>
    <w:basedOn w:val="DefaultParagraphFont"/>
    <w:link w:val="CommentText"/>
    <w:uiPriority w:val="99"/>
    <w:semiHidden/>
    <w:rsid w:val="00F068FF"/>
    <w:rPr>
      <w:sz w:val="20"/>
      <w:szCs w:val="20"/>
    </w:rPr>
  </w:style>
  <w:style w:type="paragraph" w:styleId="CommentSubject">
    <w:name w:val="annotation subject"/>
    <w:basedOn w:val="CommentText"/>
    <w:next w:val="CommentText"/>
    <w:link w:val="CommentSubjectChar"/>
    <w:uiPriority w:val="99"/>
    <w:semiHidden/>
    <w:unhideWhenUsed/>
    <w:rsid w:val="00F068FF"/>
    <w:rPr>
      <w:b/>
      <w:bCs/>
    </w:rPr>
  </w:style>
  <w:style w:type="character" w:customStyle="1" w:styleId="CommentSubjectChar">
    <w:name w:val="Comment Subject Char"/>
    <w:basedOn w:val="CommentTextChar"/>
    <w:link w:val="CommentSubject"/>
    <w:uiPriority w:val="99"/>
    <w:semiHidden/>
    <w:rsid w:val="00F068FF"/>
    <w:rPr>
      <w:b/>
      <w:bCs/>
      <w:sz w:val="20"/>
      <w:szCs w:val="20"/>
    </w:rPr>
  </w:style>
  <w:style w:type="character" w:styleId="Hyperlink">
    <w:name w:val="Hyperlink"/>
    <w:basedOn w:val="DefaultParagraphFont"/>
    <w:uiPriority w:val="99"/>
    <w:unhideWhenUsed/>
    <w:rsid w:val="00627898"/>
    <w:rPr>
      <w:color w:val="0000FF" w:themeColor="hyperlink"/>
      <w:u w:val="single"/>
    </w:rPr>
  </w:style>
  <w:style w:type="character" w:styleId="UnresolvedMention">
    <w:name w:val="Unresolved Mention"/>
    <w:basedOn w:val="DefaultParagraphFont"/>
    <w:uiPriority w:val="99"/>
    <w:semiHidden/>
    <w:unhideWhenUsed/>
    <w:rsid w:val="006278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flybase.org/reports/FBal0189833"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2</Pages>
  <Words>472</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KU Leuven</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Manasvi Raina</cp:lastModifiedBy>
  <cp:revision>22</cp:revision>
  <dcterms:created xsi:type="dcterms:W3CDTF">2026-09-26T15:33:00Z</dcterms:created>
  <dcterms:modified xsi:type="dcterms:W3CDTF">2026-09-28T12:03:00Z</dcterms:modified>
</cp:coreProperties>
</file>